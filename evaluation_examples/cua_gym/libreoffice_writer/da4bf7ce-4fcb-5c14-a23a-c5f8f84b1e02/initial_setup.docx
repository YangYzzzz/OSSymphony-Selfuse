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 xml:space="preserve">The </w:t>
      </w:r>
      <w:r>
        <w:t xml:space="preserve">quick </w:t>
      </w:r>
      <w:ins w:author="Author" w:date="2025-09-10T10:40:33Z" w:id="1">
        <w:r>
          <w:t>swift </w:t>
        </w:r>
      </w:ins>
      <w:r>
        <w:t xml:space="preserve">brown </w:t>
      </w:r>
      <w:r>
        <w:t xml:space="preserve">fox </w:t>
      </w:r>
      <w:del w:author="Author" w:date="2025-09-10T10:40:33Z" w:id="2">
        <w:r>
          <w:t xml:space="preserve">lazy </w:t>
        </w:r>
      </w:del>
      <w:r>
        <w:t xml:space="preserve">jumps over the </w:t>
      </w:r>
      <w:r>
        <w:t>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